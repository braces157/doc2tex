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Edited Operations Report</w:t>
      </w:r>
    </w:p>
    <w:p>
      <w:r>
        <w:t>Exposes revision handling, header and footer text, a text box, an embedded chart reference, and comments.</w:t>
      </w:r>
    </w:p>
    <w:p>
      <w:r>
        <w:t xml:space="preserve">Current decision: </w:t>
      </w:r>
      <w:del w:id="1" w:author="Review Team" w:date="2026-10-15T00:00:00Z">
        <w:r>
          <w:delText>REMOVED_OLD_DECISION</w:delText>
        </w:r>
      </w:del>
      <w:ins w:id="2" w:author="Review Team" w:date="2026-10-15T00:00:00Z">
        <w:r>
          <w:t>PRESERVE_ACCEPTED_DECISION</w:t>
        </w:r>
      </w:ins>
    </w:p>
    <w:p>
      <w:r>
        <w:t>Text box follows:</w:t>
      </w:r>
      <w:r>
        <w:pict>
          <v:shape id="Box1" style="width:200pt;height:40pt">
            <v:textbox>
              <w:txbxContent>
                <w:p>
                  <w:r>
                    <w:t>TEXTBOX_CONTEXT</w:t>
                  </w:r>
                </w:p>
              </w:txbxContent>
            </v:textbox>
          </v:shape>
        </w:pict>
      </w:r>
    </w:p>
    <w:p>
      <w:r>
        <w:t>PRESERVE_OPERATIONS_FINISH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800" w:bottom="1152" w:left="180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>
  <w:comment w:id="0" w:author="Reviewer">
    <w:p>
      <w:r>
        <w:t>COMMENT_CONTEXT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FOOTER_CONTEXT_NOT_BODY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HEADER_CONTEXT_NOT_BODY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charts/chart1.xml><?xml version="1.0" encoding="utf-8"?>
<c:chartSpace xmlns:c="http://schemas.openxmlformats.org/drawingml/2006/chart">
  <c:chart/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